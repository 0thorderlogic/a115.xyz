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jc w:val="both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import java.io.BufferedReader;</w:t>
      </w:r>
    </w:p>
    <w:p w:rsidR="00000000" w:rsidDel="00000000" w:rsidP="00000000" w:rsidRDefault="00000000" w:rsidRPr="00000000" w14:paraId="00000002">
      <w:pPr>
        <w:jc w:val="both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import java.io.InputStreamReader;</w:t>
      </w:r>
    </w:p>
    <w:p w:rsidR="00000000" w:rsidDel="00000000" w:rsidP="00000000" w:rsidRDefault="00000000" w:rsidRPr="00000000" w14:paraId="00000003">
      <w:pPr>
        <w:jc w:val="both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import java.io.IOException;</w:t>
      </w:r>
    </w:p>
    <w:p w:rsidR="00000000" w:rsidDel="00000000" w:rsidP="00000000" w:rsidRDefault="00000000" w:rsidRPr="00000000" w14:paraId="00000004">
      <w:pPr>
        <w:jc w:val="both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public class DuckNumber</w:t>
      </w:r>
    </w:p>
    <w:p w:rsidR="00000000" w:rsidDel="00000000" w:rsidP="00000000" w:rsidRDefault="00000000" w:rsidRPr="00000000" w14:paraId="00000006">
      <w:pPr>
        <w:jc w:val="both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{</w:t>
      </w:r>
    </w:p>
    <w:p w:rsidR="00000000" w:rsidDel="00000000" w:rsidP="00000000" w:rsidRDefault="00000000" w:rsidRPr="00000000" w14:paraId="00000007">
      <w:pPr>
        <w:jc w:val="both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  public void duckNumberCheck() throws IOException {</w:t>
      </w:r>
    </w:p>
    <w:p w:rsidR="00000000" w:rsidDel="00000000" w:rsidP="00000000" w:rsidRDefault="00000000" w:rsidRPr="00000000" w14:paraId="00000008">
      <w:pPr>
        <w:jc w:val="both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      </w:t>
      </w:r>
    </w:p>
    <w:p w:rsidR="00000000" w:rsidDel="00000000" w:rsidP="00000000" w:rsidRDefault="00000000" w:rsidRPr="00000000" w14:paraId="00000009">
      <w:pPr>
        <w:jc w:val="both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      InputStreamReader reader = new InputStreamReader(System.in);</w:t>
      </w:r>
    </w:p>
    <w:p w:rsidR="00000000" w:rsidDel="00000000" w:rsidP="00000000" w:rsidRDefault="00000000" w:rsidRPr="00000000" w14:paraId="0000000A">
      <w:pPr>
        <w:jc w:val="both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      BufferedReader in = new BufferedReader(reader);</w:t>
      </w:r>
    </w:p>
    <w:p w:rsidR="00000000" w:rsidDel="00000000" w:rsidP="00000000" w:rsidRDefault="00000000" w:rsidRPr="00000000" w14:paraId="0000000B">
      <w:pPr>
        <w:jc w:val="both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      System.out.print("Enter number: ");</w:t>
      </w:r>
    </w:p>
    <w:p w:rsidR="00000000" w:rsidDel="00000000" w:rsidP="00000000" w:rsidRDefault="00000000" w:rsidRPr="00000000" w14:paraId="0000000C">
      <w:pPr>
        <w:jc w:val="both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      boolean isDuck = false;</w:t>
      </w:r>
    </w:p>
    <w:p w:rsidR="00000000" w:rsidDel="00000000" w:rsidP="00000000" w:rsidRDefault="00000000" w:rsidRPr="00000000" w14:paraId="0000000D">
      <w:pPr>
        <w:jc w:val="both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      boolean firstZero = false;</w:t>
      </w:r>
    </w:p>
    <w:p w:rsidR="00000000" w:rsidDel="00000000" w:rsidP="00000000" w:rsidRDefault="00000000" w:rsidRPr="00000000" w14:paraId="0000000E">
      <w:pPr>
        <w:jc w:val="both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      int c = 0, d; </w:t>
      </w:r>
    </w:p>
    <w:p w:rsidR="00000000" w:rsidDel="00000000" w:rsidP="00000000" w:rsidRDefault="00000000" w:rsidRPr="00000000" w14:paraId="0000000F">
      <w:pPr>
        <w:jc w:val="both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      while((d = in.read()) != 10) {</w:t>
      </w:r>
    </w:p>
    <w:p w:rsidR="00000000" w:rsidDel="00000000" w:rsidP="00000000" w:rsidRDefault="00000000" w:rsidRPr="00000000" w14:paraId="00000010">
      <w:pPr>
        <w:jc w:val="both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          </w:t>
      </w:r>
    </w:p>
    <w:p w:rsidR="00000000" w:rsidDel="00000000" w:rsidP="00000000" w:rsidRDefault="00000000" w:rsidRPr="00000000" w14:paraId="00000011">
      <w:pPr>
        <w:jc w:val="both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          char ch = (char)d;</w:t>
      </w:r>
    </w:p>
    <w:p w:rsidR="00000000" w:rsidDel="00000000" w:rsidP="00000000" w:rsidRDefault="00000000" w:rsidRPr="00000000" w14:paraId="00000012">
      <w:pPr>
        <w:jc w:val="both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          </w:t>
      </w:r>
    </w:p>
    <w:p w:rsidR="00000000" w:rsidDel="00000000" w:rsidP="00000000" w:rsidRDefault="00000000" w:rsidRPr="00000000" w14:paraId="00000013">
      <w:pPr>
        <w:jc w:val="both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          if (c == 0 &amp;&amp; ch == '0'  ) </w:t>
      </w:r>
    </w:p>
    <w:p w:rsidR="00000000" w:rsidDel="00000000" w:rsidP="00000000" w:rsidRDefault="00000000" w:rsidRPr="00000000" w14:paraId="00000014">
      <w:pPr>
        <w:jc w:val="both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              firstZero = true;</w:t>
      </w:r>
    </w:p>
    <w:p w:rsidR="00000000" w:rsidDel="00000000" w:rsidP="00000000" w:rsidRDefault="00000000" w:rsidRPr="00000000" w14:paraId="00000015">
      <w:pPr>
        <w:jc w:val="both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          </w:t>
      </w:r>
    </w:p>
    <w:p w:rsidR="00000000" w:rsidDel="00000000" w:rsidP="00000000" w:rsidRDefault="00000000" w:rsidRPr="00000000" w14:paraId="00000016">
      <w:pPr>
        <w:jc w:val="both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          if (!firstZero &amp;&amp; ch == '0')</w:t>
      </w:r>
    </w:p>
    <w:p w:rsidR="00000000" w:rsidDel="00000000" w:rsidP="00000000" w:rsidRDefault="00000000" w:rsidRPr="00000000" w14:paraId="00000017">
      <w:pPr>
        <w:jc w:val="both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              isDuck = true;</w:t>
      </w:r>
    </w:p>
    <w:p w:rsidR="00000000" w:rsidDel="00000000" w:rsidP="00000000" w:rsidRDefault="00000000" w:rsidRPr="00000000" w14:paraId="00000018">
      <w:pPr>
        <w:jc w:val="both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              </w:t>
      </w:r>
    </w:p>
    <w:p w:rsidR="00000000" w:rsidDel="00000000" w:rsidP="00000000" w:rsidRDefault="00000000" w:rsidRPr="00000000" w14:paraId="00000019">
      <w:pPr>
        <w:jc w:val="both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          c++;</w:t>
      </w:r>
    </w:p>
    <w:p w:rsidR="00000000" w:rsidDel="00000000" w:rsidP="00000000" w:rsidRDefault="00000000" w:rsidRPr="00000000" w14:paraId="0000001A">
      <w:pPr>
        <w:jc w:val="both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jc w:val="both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      </w:t>
      </w:r>
    </w:p>
    <w:p w:rsidR="00000000" w:rsidDel="00000000" w:rsidP="00000000" w:rsidRDefault="00000000" w:rsidRPr="00000000" w14:paraId="0000001C">
      <w:pPr>
        <w:jc w:val="both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      if (isDuck)</w:t>
      </w:r>
    </w:p>
    <w:p w:rsidR="00000000" w:rsidDel="00000000" w:rsidP="00000000" w:rsidRDefault="00000000" w:rsidRPr="00000000" w14:paraId="0000001D">
      <w:pPr>
        <w:jc w:val="both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          System.out.println("Duck Number");</w:t>
      </w:r>
    </w:p>
    <w:p w:rsidR="00000000" w:rsidDel="00000000" w:rsidP="00000000" w:rsidRDefault="00000000" w:rsidRPr="00000000" w14:paraId="0000001E">
      <w:pPr>
        <w:jc w:val="both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      else</w:t>
      </w:r>
    </w:p>
    <w:p w:rsidR="00000000" w:rsidDel="00000000" w:rsidP="00000000" w:rsidRDefault="00000000" w:rsidRPr="00000000" w14:paraId="0000001F">
      <w:pPr>
        <w:jc w:val="both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          System.out.println("Not a Duck Number");</w:t>
      </w:r>
    </w:p>
    <w:p w:rsidR="00000000" w:rsidDel="00000000" w:rsidP="00000000" w:rsidRDefault="00000000" w:rsidRPr="00000000" w14:paraId="00000020">
      <w:pPr>
        <w:jc w:val="both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jc w:val="both"/>
        <w:rPr>
          <w:ins w:author="Aryan Singh" w:id="0" w:date="2024-10-08T07:53:26Z"/>
          <w:strike w:val="1"/>
        </w:rPr>
      </w:pPr>
      <w:r w:rsidDel="00000000" w:rsidR="00000000" w:rsidRPr="00000000">
        <w:rPr>
          <w:strike w:val="1"/>
          <w:rtl w:val="0"/>
        </w:rPr>
        <w:t xml:space="preserve">}</w:t>
      </w:r>
      <w:ins w:author="Aryan Singh" w:id="0" w:date="2024-10-08T07:53:26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22">
      <w:pPr>
        <w:jc w:val="both"/>
        <w:rPr>
          <w:ins w:author="Aryan Singh" w:id="0" w:date="2024-10-08T07:53:26Z"/>
        </w:rPr>
      </w:pPr>
      <w:ins w:author="Aryan Singh" w:id="0" w:date="2024-10-08T07:53:26Z">
        <w:r w:rsidDel="00000000" w:rsidR="00000000" w:rsidRPr="00000000">
          <w:rPr>
            <w:rtl w:val="0"/>
          </w:rPr>
          <w:t xml:space="preserve">THIS IS JUST BAD CODE</w:t>
        </w:r>
      </w:ins>
    </w:p>
    <w:p w:rsidR="00000000" w:rsidDel="00000000" w:rsidP="00000000" w:rsidRDefault="00000000" w:rsidRPr="00000000" w14:paraId="00000023">
      <w:pPr>
        <w:jc w:val="both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del w:author="Aryan Singh" w:id="1" w:date="2024-10-08T07:49:43Z"/>
        </w:rPr>
      </w:pPr>
      <w:r w:rsidDel="00000000" w:rsidR="00000000" w:rsidRPr="00000000">
        <w:rPr>
          <w:rtl w:val="0"/>
        </w:rPr>
        <w:t xml:space="preserve">2.</w:t>
      </w:r>
      <w:del w:author="Aryan Singh" w:id="1" w:date="2024-10-08T07:49:43Z">
        <w:r w:rsidDel="00000000" w:rsidR="00000000" w:rsidRPr="00000000">
          <w:rPr>
            <w:rtl w:val="0"/>
          </w:rPr>
          <w:delText xml:space="preserve">import java.util.*;</w:delText>
        </w:r>
      </w:del>
    </w:p>
    <w:p w:rsidR="00000000" w:rsidDel="00000000" w:rsidP="00000000" w:rsidRDefault="00000000" w:rsidRPr="00000000" w14:paraId="00000025">
      <w:pPr>
        <w:jc w:val="both"/>
        <w:rPr>
          <w:del w:author="Aryan Singh" w:id="1" w:date="2024-10-08T07:49:43Z"/>
        </w:rPr>
      </w:pPr>
      <w:del w:author="Aryan Singh" w:id="1" w:date="2024-10-08T07:49:43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26">
      <w:pPr>
        <w:jc w:val="both"/>
        <w:rPr>
          <w:del w:author="Aryan Singh" w:id="1" w:date="2024-10-08T07:49:43Z"/>
        </w:rPr>
      </w:pPr>
      <w:del w:author="Aryan Singh" w:id="1" w:date="2024-10-08T07:49:43Z">
        <w:r w:rsidDel="00000000" w:rsidR="00000000" w:rsidRPr="00000000">
          <w:rPr>
            <w:rtl w:val="0"/>
          </w:rPr>
          <w:delText xml:space="preserve">class co_prime</w:delText>
        </w:r>
      </w:del>
    </w:p>
    <w:p w:rsidR="00000000" w:rsidDel="00000000" w:rsidP="00000000" w:rsidRDefault="00000000" w:rsidRPr="00000000" w14:paraId="00000027">
      <w:pPr>
        <w:jc w:val="both"/>
        <w:rPr>
          <w:del w:author="Aryan Singh" w:id="1" w:date="2024-10-08T07:49:43Z"/>
        </w:rPr>
      </w:pPr>
      <w:del w:author="Aryan Singh" w:id="1" w:date="2024-10-08T07:49:43Z">
        <w:r w:rsidDel="00000000" w:rsidR="00000000" w:rsidRPr="00000000">
          <w:rPr>
            <w:rtl w:val="0"/>
          </w:rPr>
          <w:delText xml:space="preserve">{</w:delText>
        </w:r>
      </w:del>
    </w:p>
    <w:p w:rsidR="00000000" w:rsidDel="00000000" w:rsidP="00000000" w:rsidRDefault="00000000" w:rsidRPr="00000000" w14:paraId="00000028">
      <w:pPr>
        <w:jc w:val="both"/>
        <w:rPr>
          <w:del w:author="Aryan Singh" w:id="1" w:date="2024-10-08T07:49:43Z"/>
        </w:rPr>
      </w:pPr>
      <w:del w:author="Aryan Singh" w:id="1" w:date="2024-10-08T07:49:43Z">
        <w:r w:rsidDel="00000000" w:rsidR="00000000" w:rsidRPr="00000000">
          <w:rPr>
            <w:rtl w:val="0"/>
          </w:rPr>
          <w:delText xml:space="preserve">    public static void main (String[]args)</w:delText>
        </w:r>
      </w:del>
    </w:p>
    <w:p w:rsidR="00000000" w:rsidDel="00000000" w:rsidP="00000000" w:rsidRDefault="00000000" w:rsidRPr="00000000" w14:paraId="00000029">
      <w:pPr>
        <w:jc w:val="both"/>
        <w:rPr>
          <w:del w:author="Aryan Singh" w:id="1" w:date="2024-10-08T07:49:43Z"/>
        </w:rPr>
      </w:pPr>
      <w:del w:author="Aryan Singh" w:id="1" w:date="2024-10-08T07:49:43Z">
        <w:r w:rsidDel="00000000" w:rsidR="00000000" w:rsidRPr="00000000">
          <w:rPr>
            <w:rtl w:val="0"/>
          </w:rPr>
          <w:delText xml:space="preserve">    {</w:delText>
        </w:r>
      </w:del>
    </w:p>
    <w:p w:rsidR="00000000" w:rsidDel="00000000" w:rsidP="00000000" w:rsidRDefault="00000000" w:rsidRPr="00000000" w14:paraId="0000002A">
      <w:pPr>
        <w:jc w:val="both"/>
        <w:rPr>
          <w:del w:author="Aryan Singh" w:id="1" w:date="2024-10-08T07:49:43Z"/>
        </w:rPr>
      </w:pPr>
      <w:del w:author="Aryan Singh" w:id="1" w:date="2024-10-08T07:49:43Z">
        <w:r w:rsidDel="00000000" w:rsidR="00000000" w:rsidRPr="00000000">
          <w:rPr>
            <w:rtl w:val="0"/>
          </w:rPr>
          <w:delText xml:space="preserve">      Scanner in = new Scanner(System.in);</w:delText>
        </w:r>
      </w:del>
    </w:p>
    <w:p w:rsidR="00000000" w:rsidDel="00000000" w:rsidP="00000000" w:rsidRDefault="00000000" w:rsidRPr="00000000" w14:paraId="0000002B">
      <w:pPr>
        <w:jc w:val="both"/>
        <w:rPr>
          <w:del w:author="Aryan Singh" w:id="1" w:date="2024-10-08T07:49:43Z"/>
        </w:rPr>
      </w:pPr>
      <w:del w:author="Aryan Singh" w:id="1" w:date="2024-10-08T07:49:43Z">
        <w:r w:rsidDel="00000000" w:rsidR="00000000" w:rsidRPr="00000000">
          <w:rPr>
            <w:rtl w:val="0"/>
          </w:rPr>
          <w:delText xml:space="preserve">      System.out.println("Enter a:14");</w:delText>
        </w:r>
      </w:del>
    </w:p>
    <w:p w:rsidR="00000000" w:rsidDel="00000000" w:rsidP="00000000" w:rsidRDefault="00000000" w:rsidRPr="00000000" w14:paraId="0000002C">
      <w:pPr>
        <w:jc w:val="both"/>
        <w:rPr>
          <w:del w:author="Aryan Singh" w:id="1" w:date="2024-10-08T07:49:43Z"/>
        </w:rPr>
      </w:pPr>
      <w:del w:author="Aryan Singh" w:id="1" w:date="2024-10-08T07:49:43Z">
        <w:r w:rsidDel="00000000" w:rsidR="00000000" w:rsidRPr="00000000">
          <w:rPr>
            <w:rtl w:val="0"/>
          </w:rPr>
          <w:delText xml:space="preserve">      int a= in.nextInt();</w:delText>
        </w:r>
      </w:del>
    </w:p>
    <w:p w:rsidR="00000000" w:rsidDel="00000000" w:rsidP="00000000" w:rsidRDefault="00000000" w:rsidRPr="00000000" w14:paraId="0000002D">
      <w:pPr>
        <w:jc w:val="both"/>
        <w:rPr>
          <w:del w:author="Aryan Singh" w:id="1" w:date="2024-10-08T07:49:43Z"/>
        </w:rPr>
      </w:pPr>
      <w:del w:author="Aryan Singh" w:id="1" w:date="2024-10-08T07:49:43Z">
        <w:r w:rsidDel="00000000" w:rsidR="00000000" w:rsidRPr="00000000">
          <w:rPr>
            <w:rtl w:val="0"/>
          </w:rPr>
          <w:delText xml:space="preserve">      System.out.println("Enter b:15");</w:delText>
        </w:r>
      </w:del>
    </w:p>
    <w:p w:rsidR="00000000" w:rsidDel="00000000" w:rsidP="00000000" w:rsidRDefault="00000000" w:rsidRPr="00000000" w14:paraId="0000002E">
      <w:pPr>
        <w:jc w:val="both"/>
        <w:rPr>
          <w:del w:author="Aryan Singh" w:id="1" w:date="2024-10-08T07:49:43Z"/>
        </w:rPr>
      </w:pPr>
      <w:del w:author="Aryan Singh" w:id="1" w:date="2024-10-08T07:49:43Z">
        <w:r w:rsidDel="00000000" w:rsidR="00000000" w:rsidRPr="00000000">
          <w:rPr>
            <w:rtl w:val="0"/>
          </w:rPr>
          <w:delText xml:space="preserve">      int b=in.nextInt();</w:delText>
        </w:r>
      </w:del>
    </w:p>
    <w:p w:rsidR="00000000" w:rsidDel="00000000" w:rsidP="00000000" w:rsidRDefault="00000000" w:rsidRPr="00000000" w14:paraId="0000002F">
      <w:pPr>
        <w:jc w:val="both"/>
        <w:rPr>
          <w:del w:author="Aryan Singh" w:id="1" w:date="2024-10-08T07:49:43Z"/>
        </w:rPr>
      </w:pPr>
      <w:del w:author="Aryan Singh" w:id="1" w:date="2024-10-08T07:49:43Z">
        <w:r w:rsidDel="00000000" w:rsidR="00000000" w:rsidRPr="00000000">
          <w:rPr>
            <w:rtl w:val="0"/>
          </w:rPr>
          <w:delText xml:space="preserve">      int hcf = 1;</w:delText>
        </w:r>
      </w:del>
    </w:p>
    <w:p w:rsidR="00000000" w:rsidDel="00000000" w:rsidP="00000000" w:rsidRDefault="00000000" w:rsidRPr="00000000" w14:paraId="00000030">
      <w:pPr>
        <w:jc w:val="both"/>
        <w:rPr>
          <w:del w:author="Aryan Singh" w:id="1" w:date="2024-10-08T07:49:43Z"/>
        </w:rPr>
      </w:pPr>
      <w:del w:author="Aryan Singh" w:id="1" w:date="2024-10-08T07:49:43Z">
        <w:r w:rsidDel="00000000" w:rsidR="00000000" w:rsidRPr="00000000">
          <w:rPr>
            <w:rtl w:val="0"/>
          </w:rPr>
          <w:delText xml:space="preserve">      for(int i=1; 1&lt;=a&amp;&amp;i&lt;=b;i++){</w:delText>
        </w:r>
      </w:del>
    </w:p>
    <w:p w:rsidR="00000000" w:rsidDel="00000000" w:rsidP="00000000" w:rsidRDefault="00000000" w:rsidRPr="00000000" w14:paraId="00000031">
      <w:pPr>
        <w:jc w:val="both"/>
        <w:rPr>
          <w:del w:author="Aryan Singh" w:id="1" w:date="2024-10-08T07:49:43Z"/>
        </w:rPr>
      </w:pPr>
      <w:del w:author="Aryan Singh" w:id="1" w:date="2024-10-08T07:49:43Z">
        <w:r w:rsidDel="00000000" w:rsidR="00000000" w:rsidRPr="00000000">
          <w:rPr>
            <w:rtl w:val="0"/>
          </w:rPr>
          <w:delText xml:space="preserve">          if(a%i==0&amp;&amp;b%i==0)</w:delText>
        </w:r>
      </w:del>
    </w:p>
    <w:p w:rsidR="00000000" w:rsidDel="00000000" w:rsidP="00000000" w:rsidRDefault="00000000" w:rsidRPr="00000000" w14:paraId="00000032">
      <w:pPr>
        <w:jc w:val="both"/>
        <w:rPr>
          <w:del w:author="Aryan Singh" w:id="1" w:date="2024-10-08T07:49:43Z"/>
        </w:rPr>
      </w:pPr>
      <w:del w:author="Aryan Singh" w:id="1" w:date="2024-10-08T07:49:43Z">
        <w:r w:rsidDel="00000000" w:rsidR="00000000" w:rsidRPr="00000000">
          <w:rPr>
            <w:rtl w:val="0"/>
          </w:rPr>
          <w:delText xml:space="preserve">          hcf=i;</w:delText>
        </w:r>
      </w:del>
    </w:p>
    <w:p w:rsidR="00000000" w:rsidDel="00000000" w:rsidP="00000000" w:rsidRDefault="00000000" w:rsidRPr="00000000" w14:paraId="00000033">
      <w:pPr>
        <w:jc w:val="both"/>
        <w:rPr>
          <w:del w:author="Aryan Singh" w:id="1" w:date="2024-10-08T07:49:43Z"/>
        </w:rPr>
      </w:pPr>
      <w:del w:author="Aryan Singh" w:id="1" w:date="2024-10-08T07:49:43Z">
        <w:r w:rsidDel="00000000" w:rsidR="00000000" w:rsidRPr="00000000">
          <w:rPr>
            <w:rtl w:val="0"/>
          </w:rPr>
          <w:delText xml:space="preserve">      }</w:delText>
        </w:r>
      </w:del>
    </w:p>
    <w:p w:rsidR="00000000" w:rsidDel="00000000" w:rsidP="00000000" w:rsidRDefault="00000000" w:rsidRPr="00000000" w14:paraId="00000034">
      <w:pPr>
        <w:jc w:val="both"/>
        <w:rPr>
          <w:del w:author="Aryan Singh" w:id="1" w:date="2024-10-08T07:49:43Z"/>
        </w:rPr>
      </w:pPr>
      <w:del w:author="Aryan Singh" w:id="1" w:date="2024-10-08T07:49:43Z">
        <w:r w:rsidDel="00000000" w:rsidR="00000000" w:rsidRPr="00000000">
          <w:rPr>
            <w:rtl w:val="0"/>
          </w:rPr>
          <w:delText xml:space="preserve">      if(hcf==1){</w:delText>
        </w:r>
      </w:del>
    </w:p>
    <w:p w:rsidR="00000000" w:rsidDel="00000000" w:rsidP="00000000" w:rsidRDefault="00000000" w:rsidRPr="00000000" w14:paraId="00000035">
      <w:pPr>
        <w:jc w:val="both"/>
        <w:rPr>
          <w:del w:author="Aryan Singh" w:id="1" w:date="2024-10-08T07:49:43Z"/>
        </w:rPr>
      </w:pPr>
      <w:del w:author="Aryan Singh" w:id="1" w:date="2024-10-08T07:49:43Z">
        <w:r w:rsidDel="00000000" w:rsidR="00000000" w:rsidRPr="00000000">
          <w:rPr>
            <w:rtl w:val="0"/>
          </w:rPr>
          <w:delText xml:space="preserve">         System.out.println(a+"and"+b+"are co-prime");</w:delText>
        </w:r>
      </w:del>
    </w:p>
    <w:p w:rsidR="00000000" w:rsidDel="00000000" w:rsidP="00000000" w:rsidRDefault="00000000" w:rsidRPr="00000000" w14:paraId="00000036">
      <w:pPr>
        <w:jc w:val="both"/>
        <w:rPr>
          <w:del w:author="Aryan Singh" w:id="1" w:date="2024-10-08T07:49:43Z"/>
        </w:rPr>
      </w:pPr>
      <w:del w:author="Aryan Singh" w:id="1" w:date="2024-10-08T07:49:43Z">
        <w:r w:rsidDel="00000000" w:rsidR="00000000" w:rsidRPr="00000000">
          <w:rPr>
            <w:rtl w:val="0"/>
          </w:rPr>
          <w:delText xml:space="preserve">      }</w:delText>
        </w:r>
      </w:del>
    </w:p>
    <w:p w:rsidR="00000000" w:rsidDel="00000000" w:rsidP="00000000" w:rsidRDefault="00000000" w:rsidRPr="00000000" w14:paraId="00000037">
      <w:pPr>
        <w:jc w:val="both"/>
        <w:rPr>
          <w:del w:author="Aryan Singh" w:id="1" w:date="2024-10-08T07:49:43Z"/>
        </w:rPr>
      </w:pPr>
      <w:del w:author="Aryan Singh" w:id="1" w:date="2024-10-08T07:49:43Z">
        <w:r w:rsidDel="00000000" w:rsidR="00000000" w:rsidRPr="00000000">
          <w:rPr>
            <w:rtl w:val="0"/>
          </w:rPr>
          <w:delText xml:space="preserve">      else{</w:delText>
        </w:r>
      </w:del>
    </w:p>
    <w:p w:rsidR="00000000" w:rsidDel="00000000" w:rsidP="00000000" w:rsidRDefault="00000000" w:rsidRPr="00000000" w14:paraId="00000038">
      <w:pPr>
        <w:jc w:val="both"/>
        <w:rPr>
          <w:del w:author="Aryan Singh" w:id="1" w:date="2024-10-08T07:49:43Z"/>
        </w:rPr>
      </w:pPr>
      <w:del w:author="Aryan Singh" w:id="1" w:date="2024-10-08T07:49:43Z">
        <w:r w:rsidDel="00000000" w:rsidR="00000000" w:rsidRPr="00000000">
          <w:rPr>
            <w:rtl w:val="0"/>
          </w:rPr>
          <w:delText xml:space="preserve">        System.out.println(a+"and"+ "are not co-prime");</w:delText>
        </w:r>
      </w:del>
    </w:p>
    <w:p w:rsidR="00000000" w:rsidDel="00000000" w:rsidP="00000000" w:rsidRDefault="00000000" w:rsidRPr="00000000" w14:paraId="00000039">
      <w:pPr>
        <w:jc w:val="both"/>
        <w:rPr>
          <w:del w:author="Aryan Singh" w:id="1" w:date="2024-10-08T07:49:43Z"/>
        </w:rPr>
      </w:pPr>
      <w:del w:author="Aryan Singh" w:id="1" w:date="2024-10-08T07:49:43Z">
        <w:r w:rsidDel="00000000" w:rsidR="00000000" w:rsidRPr="00000000">
          <w:rPr>
            <w:rtl w:val="0"/>
          </w:rPr>
          <w:delText xml:space="preserve">      }</w:delText>
        </w:r>
      </w:del>
    </w:p>
    <w:p w:rsidR="00000000" w:rsidDel="00000000" w:rsidP="00000000" w:rsidRDefault="00000000" w:rsidRPr="00000000" w14:paraId="0000003A">
      <w:pPr>
        <w:jc w:val="both"/>
        <w:rPr>
          <w:del w:author="Aryan Singh" w:id="1" w:date="2024-10-08T07:49:43Z"/>
        </w:rPr>
      </w:pPr>
      <w:del w:author="Aryan Singh" w:id="1" w:date="2024-10-08T07:49:43Z">
        <w:r w:rsidDel="00000000" w:rsidR="00000000" w:rsidRPr="00000000">
          <w:rPr>
            <w:rtl w:val="0"/>
          </w:rPr>
          <w:delText xml:space="preserve">    }</w:delText>
        </w:r>
      </w:del>
    </w:p>
    <w:p w:rsidR="00000000" w:rsidDel="00000000" w:rsidP="00000000" w:rsidRDefault="00000000" w:rsidRPr="00000000" w14:paraId="0000003B">
      <w:pPr>
        <w:jc w:val="both"/>
        <w:rPr/>
      </w:pPr>
      <w:del w:author="Aryan Singh" w:id="1" w:date="2024-10-08T07:49:43Z">
        <w:r w:rsidDel="00000000" w:rsidR="00000000" w:rsidRPr="00000000">
          <w:rPr>
            <w:rtl w:val="0"/>
          </w:rPr>
          <w:delText xml:space="preserve">}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class co_prime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ab/>
        <w:t xml:space="preserve">public static void main (String[] args)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  </w:t>
        <w:tab/>
        <w:t xml:space="preserve">int a = 22;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  <w:t xml:space="preserve">  </w:t>
        <w:tab/>
        <w:t xml:space="preserve">int b = 11;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  <w:t xml:space="preserve"> </w:t>
        <w:tab/>
        <w:t xml:space="preserve"> 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  <w:t xml:space="preserve">  </w:t>
        <w:tab/>
        <w:t xml:space="preserve">int gcd;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 xml:space="preserve">  </w:t>
        <w:tab/>
        <w:t xml:space="preserve">int backup_a=a, backup_b=b;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  </w:t>
        <w:tab/>
        <w:t xml:space="preserve">// this finds the gcd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  <w:t xml:space="preserve">  </w:t>
        <w:tab/>
        <w:t xml:space="preserve">while (b != 0) {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  <w:t xml:space="preserve">    </w:t>
        <w:tab/>
        <w:t xml:space="preserve">int temp = b;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  <w:t xml:space="preserve">    </w:t>
        <w:tab/>
        <w:t xml:space="preserve">b = a % b;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  <w:t xml:space="preserve">    </w:t>
        <w:tab/>
        <w:t xml:space="preserve">a = temp;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  </w:t>
        <w:tab/>
        <w:t xml:space="preserve">}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  <w:t xml:space="preserve">  </w:t>
        <w:tab/>
        <w:t xml:space="preserve">gcd = a;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  <w:t xml:space="preserve">  </w:t>
        <w:tab/>
        <w:t xml:space="preserve">if(gcd==1){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  <w:t xml:space="preserve">     </w:t>
        <w:tab/>
        <w:t xml:space="preserve">System.out.println(backup_a + " and "+backup_b +" are co-prime");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  <w:t xml:space="preserve">  </w:t>
        <w:tab/>
        <w:t xml:space="preserve">}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  <w:t xml:space="preserve">  </w:t>
        <w:tab/>
        <w:t xml:space="preserve">else{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  <w:t xml:space="preserve">    </w:t>
        <w:tab/>
        <w:t xml:space="preserve">System.out.println(backup_a +" and "+ backup_b + " are not co-prime");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  <w:t xml:space="preserve">  </w:t>
        <w:tab/>
        <w:t xml:space="preserve">}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  <w:t xml:space="preserve">3. public class program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  <w:t xml:space="preserve">  public static void main(String[]args)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  <w:t xml:space="preserve">    int num1=45,num2=20,gcd=1;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  <w:t xml:space="preserve">    for(int i=1;i&lt;=num1&amp;&amp;i&lt;=num2; i++)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  <w:t xml:space="preserve">      if(num1%i==0 &amp;&amp; num2%i==0){</w:t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  <w:t xml:space="preserve">        gcd=i;  </w:t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  <w:t xml:space="preserve">      System.out.println("GCD of 45 and 20 is:"+gcd);</w:t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9">
      <w:pPr>
        <w:jc w:val="both"/>
        <w:rPr>
          <w:ins w:author="Aryan Singh" w:id="2" w:date="2024-10-08T07:52:56Z"/>
        </w:rPr>
      </w:pPr>
      <w:r w:rsidDel="00000000" w:rsidR="00000000" w:rsidRPr="00000000">
        <w:rPr>
          <w:rtl w:val="0"/>
        </w:rPr>
        <w:t xml:space="preserve">}</w:t>
      </w:r>
      <w:ins w:author="Aryan Singh" w:id="2" w:date="2024-10-08T07:52:56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6A">
      <w:pPr>
        <w:jc w:val="both"/>
        <w:rPr>
          <w:ins w:author="Aryan Singh" w:id="2" w:date="2024-10-08T07:52:56Z"/>
        </w:rPr>
      </w:pPr>
      <w:ins w:author="Aryan Singh" w:id="2" w:date="2024-10-08T07:52:56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6B">
      <w:pPr>
        <w:jc w:val="both"/>
        <w:rPr>
          <w:ins w:author="Aryan Singh" w:id="2" w:date="2024-10-08T07:52:56Z"/>
        </w:rPr>
      </w:pPr>
      <w:ins w:author="Aryan Singh" w:id="2" w:date="2024-10-08T07:52:56Z">
        <w:r w:rsidDel="00000000" w:rsidR="00000000" w:rsidRPr="00000000">
          <w:rPr>
            <w:rtl w:val="0"/>
          </w:rPr>
          <w:t xml:space="preserve">// The print statement will be outside the loop</w:t>
        </w:r>
      </w:ins>
    </w:p>
    <w:p w:rsidR="00000000" w:rsidDel="00000000" w:rsidP="00000000" w:rsidRDefault="00000000" w:rsidRPr="00000000" w14:paraId="0000006C">
      <w:pPr>
        <w:jc w:val="both"/>
        <w:rPr>
          <w:ins w:author="Aryan Singh" w:id="2" w:date="2024-10-08T07:52:56Z"/>
        </w:rPr>
      </w:pPr>
      <w:ins w:author="Aryan Singh" w:id="2" w:date="2024-10-08T07:52:56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6D">
      <w:pPr>
        <w:jc w:val="both"/>
        <w:rPr>
          <w:ins w:author="Aryan Singh" w:id="2" w:date="2024-10-08T07:52:56Z"/>
          <w:rPrChange w:author="Aryan Singh" w:id="3" w:date="2024-10-08T07:52:56Z">
            <w:rPr/>
          </w:rPrChange>
        </w:rPr>
      </w:pPr>
      <w:ins w:author="Aryan Singh" w:id="2" w:date="2024-10-08T07:52:56Z">
        <w:r w:rsidDel="00000000" w:rsidR="00000000" w:rsidRPr="00000000">
          <w:rPr>
            <w:rtl w:val="0"/>
            <w:rPrChange w:author="Aryan Singh" w:id="3" w:date="2024-10-08T07:52:56Z">
              <w:rPr/>
            </w:rPrChange>
          </w:rPr>
          <w:t xml:space="preserve">public class program</w:t>
        </w:r>
      </w:ins>
    </w:p>
    <w:p w:rsidR="00000000" w:rsidDel="00000000" w:rsidP="00000000" w:rsidRDefault="00000000" w:rsidRPr="00000000" w14:paraId="0000006E">
      <w:pPr>
        <w:jc w:val="both"/>
        <w:rPr>
          <w:ins w:author="Aryan Singh" w:id="2" w:date="2024-10-08T07:52:56Z"/>
          <w:rPrChange w:author="Aryan Singh" w:id="3" w:date="2024-10-08T07:52:56Z">
            <w:rPr/>
          </w:rPrChange>
        </w:rPr>
      </w:pPr>
      <w:ins w:author="Aryan Singh" w:id="2" w:date="2024-10-08T07:52:56Z">
        <w:r w:rsidDel="00000000" w:rsidR="00000000" w:rsidRPr="00000000">
          <w:rPr>
            <w:rtl w:val="0"/>
            <w:rPrChange w:author="Aryan Singh" w:id="3" w:date="2024-10-08T07:52:56Z">
              <w:rPr/>
            </w:rPrChange>
          </w:rPr>
          <w:t xml:space="preserve">{</w:t>
        </w:r>
      </w:ins>
    </w:p>
    <w:p w:rsidR="00000000" w:rsidDel="00000000" w:rsidP="00000000" w:rsidRDefault="00000000" w:rsidRPr="00000000" w14:paraId="0000006F">
      <w:pPr>
        <w:jc w:val="both"/>
        <w:rPr>
          <w:ins w:author="Aryan Singh" w:id="2" w:date="2024-10-08T07:52:56Z"/>
          <w:rPrChange w:author="Aryan Singh" w:id="3" w:date="2024-10-08T07:52:56Z">
            <w:rPr/>
          </w:rPrChange>
        </w:rPr>
      </w:pPr>
      <w:ins w:author="Aryan Singh" w:id="2" w:date="2024-10-08T07:52:56Z">
        <w:r w:rsidDel="00000000" w:rsidR="00000000" w:rsidRPr="00000000">
          <w:rPr>
            <w:rtl w:val="0"/>
            <w:rPrChange w:author="Aryan Singh" w:id="3" w:date="2024-10-08T07:52:56Z">
              <w:rPr/>
            </w:rPrChange>
          </w:rPr>
          <w:t xml:space="preserve">  public static void main(String[]args)</w:t>
        </w:r>
      </w:ins>
    </w:p>
    <w:p w:rsidR="00000000" w:rsidDel="00000000" w:rsidP="00000000" w:rsidRDefault="00000000" w:rsidRPr="00000000" w14:paraId="00000070">
      <w:pPr>
        <w:jc w:val="both"/>
        <w:rPr>
          <w:ins w:author="Aryan Singh" w:id="2" w:date="2024-10-08T07:52:56Z"/>
          <w:rPrChange w:author="Aryan Singh" w:id="3" w:date="2024-10-08T07:52:56Z">
            <w:rPr/>
          </w:rPrChange>
        </w:rPr>
      </w:pPr>
      <w:ins w:author="Aryan Singh" w:id="2" w:date="2024-10-08T07:52:56Z">
        <w:r w:rsidDel="00000000" w:rsidR="00000000" w:rsidRPr="00000000">
          <w:rPr>
            <w:rtl w:val="0"/>
            <w:rPrChange w:author="Aryan Singh" w:id="3" w:date="2024-10-08T07:52:56Z">
              <w:rPr/>
            </w:rPrChange>
          </w:rPr>
          <w:t xml:space="preserve">  {</w:t>
        </w:r>
      </w:ins>
    </w:p>
    <w:p w:rsidR="00000000" w:rsidDel="00000000" w:rsidP="00000000" w:rsidRDefault="00000000" w:rsidRPr="00000000" w14:paraId="00000071">
      <w:pPr>
        <w:jc w:val="both"/>
        <w:rPr>
          <w:ins w:author="Aryan Singh" w:id="2" w:date="2024-10-08T07:52:56Z"/>
          <w:rPrChange w:author="Aryan Singh" w:id="3" w:date="2024-10-08T07:52:56Z">
            <w:rPr/>
          </w:rPrChange>
        </w:rPr>
      </w:pPr>
      <w:ins w:author="Aryan Singh" w:id="2" w:date="2024-10-08T07:52:56Z">
        <w:r w:rsidDel="00000000" w:rsidR="00000000" w:rsidRPr="00000000">
          <w:rPr>
            <w:rtl w:val="0"/>
            <w:rPrChange w:author="Aryan Singh" w:id="3" w:date="2024-10-08T07:52:56Z">
              <w:rPr/>
            </w:rPrChange>
          </w:rPr>
          <w:tab/>
          <w:t xml:space="preserve">int num1=45,num2=86,gcd=0;</w:t>
        </w:r>
      </w:ins>
    </w:p>
    <w:p w:rsidR="00000000" w:rsidDel="00000000" w:rsidP="00000000" w:rsidRDefault="00000000" w:rsidRPr="00000000" w14:paraId="00000072">
      <w:pPr>
        <w:jc w:val="both"/>
        <w:rPr>
          <w:ins w:author="Aryan Singh" w:id="2" w:date="2024-10-08T07:52:56Z"/>
          <w:rPrChange w:author="Aryan Singh" w:id="3" w:date="2024-10-08T07:52:56Z">
            <w:rPr/>
          </w:rPrChange>
        </w:rPr>
      </w:pPr>
      <w:ins w:author="Aryan Singh" w:id="2" w:date="2024-10-08T07:52:56Z">
        <w:r w:rsidDel="00000000" w:rsidR="00000000" w:rsidRPr="00000000">
          <w:rPr>
            <w:rtl w:val="0"/>
            <w:rPrChange w:author="Aryan Singh" w:id="3" w:date="2024-10-08T07:52:56Z">
              <w:rPr/>
            </w:rPrChange>
          </w:rPr>
          <w:tab/>
          <w:t xml:space="preserve">for(int i=1;i&lt;=num1&amp;&amp;i&lt;=num2; i++)</w:t>
        </w:r>
      </w:ins>
    </w:p>
    <w:p w:rsidR="00000000" w:rsidDel="00000000" w:rsidP="00000000" w:rsidRDefault="00000000" w:rsidRPr="00000000" w14:paraId="00000073">
      <w:pPr>
        <w:jc w:val="both"/>
        <w:rPr>
          <w:ins w:author="Aryan Singh" w:id="2" w:date="2024-10-08T07:52:56Z"/>
          <w:rPrChange w:author="Aryan Singh" w:id="3" w:date="2024-10-08T07:52:56Z">
            <w:rPr/>
          </w:rPrChange>
        </w:rPr>
      </w:pPr>
      <w:ins w:author="Aryan Singh" w:id="2" w:date="2024-10-08T07:52:56Z">
        <w:r w:rsidDel="00000000" w:rsidR="00000000" w:rsidRPr="00000000">
          <w:rPr>
            <w:rtl w:val="0"/>
            <w:rPrChange w:author="Aryan Singh" w:id="3" w:date="2024-10-08T07:52:56Z">
              <w:rPr/>
            </w:rPrChange>
          </w:rPr>
          <w:tab/>
          <w:t xml:space="preserve">{</w:t>
        </w:r>
      </w:ins>
    </w:p>
    <w:p w:rsidR="00000000" w:rsidDel="00000000" w:rsidP="00000000" w:rsidRDefault="00000000" w:rsidRPr="00000000" w14:paraId="00000074">
      <w:pPr>
        <w:jc w:val="both"/>
        <w:rPr>
          <w:ins w:author="Aryan Singh" w:id="2" w:date="2024-10-08T07:52:56Z"/>
          <w:rPrChange w:author="Aryan Singh" w:id="3" w:date="2024-10-08T07:52:56Z">
            <w:rPr/>
          </w:rPrChange>
        </w:rPr>
      </w:pPr>
      <w:ins w:author="Aryan Singh" w:id="2" w:date="2024-10-08T07:52:56Z">
        <w:r w:rsidDel="00000000" w:rsidR="00000000" w:rsidRPr="00000000">
          <w:rPr>
            <w:rtl w:val="0"/>
            <w:rPrChange w:author="Aryan Singh" w:id="3" w:date="2024-10-08T07:52:56Z">
              <w:rPr/>
            </w:rPrChange>
          </w:rPr>
          <w:t xml:space="preserve">  </w:t>
          <w:tab/>
          <w:t xml:space="preserve">if(num1%i==0 &amp;&amp; num2%i==0){</w:t>
        </w:r>
      </w:ins>
    </w:p>
    <w:p w:rsidR="00000000" w:rsidDel="00000000" w:rsidP="00000000" w:rsidRDefault="00000000" w:rsidRPr="00000000" w14:paraId="00000075">
      <w:pPr>
        <w:jc w:val="both"/>
        <w:rPr>
          <w:ins w:author="Aryan Singh" w:id="2" w:date="2024-10-08T07:52:56Z"/>
          <w:rPrChange w:author="Aryan Singh" w:id="3" w:date="2024-10-08T07:52:56Z">
            <w:rPr/>
          </w:rPrChange>
        </w:rPr>
      </w:pPr>
      <w:ins w:author="Aryan Singh" w:id="2" w:date="2024-10-08T07:52:56Z">
        <w:r w:rsidDel="00000000" w:rsidR="00000000" w:rsidRPr="00000000">
          <w:rPr>
            <w:rtl w:val="0"/>
            <w:rPrChange w:author="Aryan Singh" w:id="3" w:date="2024-10-08T07:52:56Z">
              <w:rPr/>
            </w:rPrChange>
          </w:rPr>
          <w:t xml:space="preserve">    </w:t>
          <w:tab/>
          <w:t xml:space="preserve">gcd=i;  </w:t>
        </w:r>
      </w:ins>
    </w:p>
    <w:p w:rsidR="00000000" w:rsidDel="00000000" w:rsidP="00000000" w:rsidRDefault="00000000" w:rsidRPr="00000000" w14:paraId="00000076">
      <w:pPr>
        <w:jc w:val="both"/>
        <w:rPr>
          <w:ins w:author="Aryan Singh" w:id="2" w:date="2024-10-08T07:52:56Z"/>
          <w:rPrChange w:author="Aryan Singh" w:id="3" w:date="2024-10-08T07:52:56Z">
            <w:rPr/>
          </w:rPrChange>
        </w:rPr>
      </w:pPr>
      <w:ins w:author="Aryan Singh" w:id="2" w:date="2024-10-08T07:52:56Z">
        <w:r w:rsidDel="00000000" w:rsidR="00000000" w:rsidRPr="00000000">
          <w:rPr>
            <w:rtl w:val="0"/>
            <w:rPrChange w:author="Aryan Singh" w:id="3" w:date="2024-10-08T07:52:56Z">
              <w:rPr/>
            </w:rPrChange>
          </w:rPr>
          <w:t xml:space="preserve">  </w:t>
          <w:tab/>
          <w:t xml:space="preserve">}</w:t>
        </w:r>
      </w:ins>
    </w:p>
    <w:p w:rsidR="00000000" w:rsidDel="00000000" w:rsidP="00000000" w:rsidRDefault="00000000" w:rsidRPr="00000000" w14:paraId="00000077">
      <w:pPr>
        <w:jc w:val="both"/>
        <w:rPr>
          <w:ins w:author="Aryan Singh" w:id="2" w:date="2024-10-08T07:52:56Z"/>
          <w:rPrChange w:author="Aryan Singh" w:id="3" w:date="2024-10-08T07:52:56Z">
            <w:rPr/>
          </w:rPrChange>
        </w:rPr>
      </w:pPr>
      <w:ins w:author="Aryan Singh" w:id="2" w:date="2024-10-08T07:52:56Z">
        <w:r w:rsidDel="00000000" w:rsidR="00000000" w:rsidRPr="00000000">
          <w:rPr>
            <w:rtl w:val="0"/>
            <w:rPrChange w:author="Aryan Singh" w:id="3" w:date="2024-10-08T07:52:56Z">
              <w:rPr/>
            </w:rPrChange>
          </w:rPr>
          <w:tab/>
          <w:t xml:space="preserve">}</w:t>
        </w:r>
      </w:ins>
    </w:p>
    <w:p w:rsidR="00000000" w:rsidDel="00000000" w:rsidP="00000000" w:rsidRDefault="00000000" w:rsidRPr="00000000" w14:paraId="00000078">
      <w:pPr>
        <w:jc w:val="both"/>
        <w:rPr>
          <w:ins w:author="Aryan Singh" w:id="2" w:date="2024-10-08T07:52:56Z"/>
          <w:rPrChange w:author="Aryan Singh" w:id="3" w:date="2024-10-08T07:52:56Z">
            <w:rPr/>
          </w:rPrChange>
        </w:rPr>
      </w:pPr>
      <w:ins w:author="Aryan Singh" w:id="2" w:date="2024-10-08T07:52:56Z">
        <w:r w:rsidDel="00000000" w:rsidR="00000000" w:rsidRPr="00000000">
          <w:rPr>
            <w:rtl w:val="0"/>
            <w:rPrChange w:author="Aryan Singh" w:id="3" w:date="2024-10-08T07:52:56Z">
              <w:rPr/>
            </w:rPrChange>
          </w:rPr>
          <w:tab/>
          <w:t xml:space="preserve">System.out.println("GCD of 45 and 20 is:"+gcd);</w:t>
        </w:r>
      </w:ins>
    </w:p>
    <w:p w:rsidR="00000000" w:rsidDel="00000000" w:rsidP="00000000" w:rsidRDefault="00000000" w:rsidRPr="00000000" w14:paraId="00000079">
      <w:pPr>
        <w:jc w:val="both"/>
        <w:rPr>
          <w:ins w:author="Aryan Singh" w:id="2" w:date="2024-10-08T07:52:56Z"/>
        </w:rPr>
      </w:pPr>
      <w:ins w:author="Aryan Singh" w:id="2" w:date="2024-10-08T07:52:56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7A">
      <w:pPr>
        <w:jc w:val="both"/>
        <w:rPr>
          <w:ins w:author="Aryan Singh" w:id="2" w:date="2024-10-08T07:52:56Z"/>
          <w:rPrChange w:author="Aryan Singh" w:id="3" w:date="2024-10-08T07:52:56Z">
            <w:rPr/>
          </w:rPrChange>
        </w:rPr>
      </w:pPr>
      <w:ins w:author="Aryan Singh" w:id="2" w:date="2024-10-08T07:52:56Z">
        <w:r w:rsidDel="00000000" w:rsidR="00000000" w:rsidRPr="00000000">
          <w:rPr>
            <w:rtl w:val="0"/>
            <w:rPrChange w:author="Aryan Singh" w:id="3" w:date="2024-10-08T07:52:56Z">
              <w:rPr/>
            </w:rPrChange>
          </w:rPr>
          <w:t xml:space="preserve">  }</w:t>
        </w:r>
      </w:ins>
    </w:p>
    <w:p w:rsidR="00000000" w:rsidDel="00000000" w:rsidP="00000000" w:rsidRDefault="00000000" w:rsidRPr="00000000" w14:paraId="0000007B">
      <w:pPr>
        <w:jc w:val="both"/>
        <w:rPr>
          <w:ins w:author="Aryan Singh" w:id="2" w:date="2024-10-08T07:52:56Z"/>
          <w:rPrChange w:author="Aryan Singh" w:id="3" w:date="2024-10-08T07:52:56Z">
            <w:rPr/>
          </w:rPrChange>
        </w:rPr>
      </w:pPr>
      <w:ins w:author="Aryan Singh" w:id="2" w:date="2024-10-08T07:52:56Z">
        <w:r w:rsidDel="00000000" w:rsidR="00000000" w:rsidRPr="00000000">
          <w:rPr>
            <w:rtl w:val="0"/>
            <w:rPrChange w:author="Aryan Singh" w:id="3" w:date="2024-10-08T07:52:56Z">
              <w:rPr/>
            </w:rPrChange>
          </w:rPr>
          <w:t xml:space="preserve">}</w:t>
        </w:r>
      </w:ins>
    </w:p>
    <w:p w:rsidR="00000000" w:rsidDel="00000000" w:rsidP="00000000" w:rsidRDefault="00000000" w:rsidRPr="00000000" w14:paraId="0000007C">
      <w:pPr>
        <w:jc w:val="both"/>
        <w:rPr>
          <w:ins w:author="Aryan Singh" w:id="2" w:date="2024-10-08T07:52:56Z"/>
        </w:rPr>
      </w:pPr>
      <w:ins w:author="Aryan Singh" w:id="2" w:date="2024-10-08T07:52:56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